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What is it? </w:t>
      </w:r>
    </w:p>
    <w:p w:rsidR="00000000" w:rsidDel="00000000" w:rsidP="00000000" w:rsidRDefault="00000000" w:rsidRPr="00000000" w14:paraId="00000002">
      <w:pPr>
        <w:rPr/>
      </w:pPr>
      <w:r w:rsidDel="00000000" w:rsidR="00000000" w:rsidRPr="00000000">
        <w:rPr>
          <w:rtl w:val="0"/>
        </w:rPr>
        <w:t xml:space="preserve">Fish Tank is an app that will allow users to post and invest in startup businesses with the expectation of monetary return. Users can act in one of two roles: entrepreneurs and investors. Entrepreneurs will be able to create their business plans, pick the available investment methods (more on this later) and post their startups for funding. Investors will be able to sift through available businesses and invest their money in whatever ventures they think may be profitable. The benefit for entrepreneurs is that they will receive startup capital that they can use to further expand their business. Investors will be able to possibly make money if their investments pay out.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How is it different?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Currently, the only similar service is GoFundMe. However, GoFundMe users are typically donating money with no expectation of monetary return. They may be doing it as a form of charity, to receive a unit of the product once it’s completed, or to get merchandise from the organization. By allowing users to invest small amounts of money into organizations, we’re opening the doors to common people being able to invest in products the way the wealthy do. This could be compared to Robinhood allowing users to invest with free trades and partial shares of stocks.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How do entrepreneurs benefit?</w:t>
      </w:r>
    </w:p>
    <w:p w:rsidR="00000000" w:rsidDel="00000000" w:rsidP="00000000" w:rsidRDefault="00000000" w:rsidRPr="00000000" w14:paraId="00000008">
      <w:pPr>
        <w:rPr/>
      </w:pPr>
      <w:r w:rsidDel="00000000" w:rsidR="00000000" w:rsidRPr="00000000">
        <w:rPr>
          <w:rtl w:val="0"/>
        </w:rPr>
        <w:t xml:space="preserve">Businesses benefit by receiving capital from various users, allowing them to start their businesses. We will also work closely with them to maintain regulatory compliance and any appropriate taxes. This will take some of the load of opening a business off of the entrepreneurs and allow them to just run their business. Additionally, we can create metrics for them to see how their businesses are performing.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How do investors benefit?</w:t>
      </w:r>
    </w:p>
    <w:p w:rsidR="00000000" w:rsidDel="00000000" w:rsidP="00000000" w:rsidRDefault="00000000" w:rsidRPr="00000000" w14:paraId="0000000B">
      <w:pPr>
        <w:rPr/>
      </w:pPr>
      <w:r w:rsidDel="00000000" w:rsidR="00000000" w:rsidRPr="00000000">
        <w:rPr>
          <w:rtl w:val="0"/>
        </w:rPr>
        <w:t xml:space="preserve">Investors can make money from their investments and also feel as if they are operating within a community. Perhaps we can create different community forums for each business where investors can discuss ideas that could be shared with other investors or even the business owners themselves. This could provide invaluable market research to entrepreneurs, letting them know exactly what their investors and potential customers might like to see.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Business Structure</w:t>
      </w:r>
    </w:p>
    <w:p w:rsidR="00000000" w:rsidDel="00000000" w:rsidP="00000000" w:rsidRDefault="00000000" w:rsidRPr="00000000" w14:paraId="0000000E">
      <w:pPr>
        <w:rPr/>
      </w:pPr>
      <w:r w:rsidDel="00000000" w:rsidR="00000000" w:rsidRPr="00000000">
        <w:rPr>
          <w:rtl w:val="0"/>
        </w:rPr>
        <w:t xml:space="preserve">We will have different tiers of businesses that allow money to be invested in different ways and varying amounts. For example, we wouldn’t want a business to open up for investment on our app and immediately have someone put $1 million dollars into it. Businesses will scale according to an internal system that will put caps on the amount that can be invested through our app, and they will move up in these tiers based on their revenue and return rate to their investors.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Investment Methods</w:t>
      </w:r>
    </w:p>
    <w:p w:rsidR="00000000" w:rsidDel="00000000" w:rsidP="00000000" w:rsidRDefault="00000000" w:rsidRPr="00000000" w14:paraId="00000014">
      <w:pPr>
        <w:rPr/>
      </w:pPr>
      <w:r w:rsidDel="00000000" w:rsidR="00000000" w:rsidRPr="00000000">
        <w:rPr>
          <w:rtl w:val="0"/>
        </w:rPr>
        <w:t xml:space="preserve">In order to invest in a product, entrepreneurs will decide which methods they will allow investors to put money into their business. Some ideas include: percent ownership of the business (i.e. $100 in entitles you to 0.1% of the business), flat return (if you put in $x you will receive $y when revenue crosses $z), and varying return (investing $100 now will return based off of business revenue). These can be edited in the future with approval from our organization, but all previously agreed to investments must still be honored.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What is owed to investors?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Investors are putting their money into these businesses knowing that they are not guaranteed any return amount unless the terms of their initial investment are met. Much like putting money into the stock market, they will only receive their money if the business that they invested in does well. This means that investors may not always see their money come back to them, in the case that the business fails. However, in the instance of fraud from the businesses that they invested in, all money will be returned to them (less the investment fee that goes to our organization). This may include legally pursuing fraudulent business owners or investors.</w:t>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Fraud Prevention</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Because money is being dispersed from individual investors to businesses, fraud is a major concern to protect our investors and our reputation. In order to achieve this, firstly all business owners must first be verified with their legal identities. They will need to provide specific documentation, including their birth certificates, social security numbers, and any other documents to confirm their identity so that they may be brought to justice in the case of fraud, and investors can get their money back.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Secondly, there will be an approval process to filter out any joke or impossible business ventures. Before any investment is posted they must come up with a valid business plan in order to make it through the approval process. This will prevent low effort and unachievable businesses from being posted and possibly taking people’s money.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Next, they will need to open legal businesses (e.g. sole proprietorship, partnership, LLCs, corporations etc.) with the help of our organization, so that any applicable taxes or regulations can be monitored.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 order to prevent money from being spent inappropriately, escrow accounts will be set up between the investors and the entrepreneurs. Our organization will be in full control of the dispersion of this money to make sure that it is being spent in the right ways. There will be an approval process for any dispersion of funds, including a list of the exact products or services being bought, and requiring receipts to be submitted with a reasonable timespan after purchase. In the future we may work with third-party vendors to curate an approved list of partners with whom we work closely to validate these purchases.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Any profit that the business makes must also be auditable, in order to ensure that investors are receiving the money to which they are entitled.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Investors will only be able to submit their investments from legal bank checking accounts, ensuring that people are not using credit cards or other illicit means to invest in different businesses.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Investors can </w:t>
      </w:r>
      <w:r w:rsidDel="00000000" w:rsidR="00000000" w:rsidRPr="00000000">
        <w:rPr>
          <w:b w:val="1"/>
          <w:rtl w:val="0"/>
        </w:rPr>
        <w:t xml:space="preserve">only </w:t>
      </w:r>
      <w:r w:rsidDel="00000000" w:rsidR="00000000" w:rsidRPr="00000000">
        <w:rPr>
          <w:rtl w:val="0"/>
        </w:rPr>
        <w:t xml:space="preserve">be returned their money based on business revenue, </w:t>
      </w:r>
      <w:r w:rsidDel="00000000" w:rsidR="00000000" w:rsidRPr="00000000">
        <w:rPr>
          <w:b w:val="1"/>
          <w:rtl w:val="0"/>
        </w:rPr>
        <w:t xml:space="preserve">not </w:t>
      </w:r>
      <w:r w:rsidDel="00000000" w:rsidR="00000000" w:rsidRPr="00000000">
        <w:rPr>
          <w:rtl w:val="0"/>
        </w:rPr>
        <w:t xml:space="preserve">from investments from other users.</w:t>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pPr>
      <w:r w:rsidDel="00000000" w:rsidR="00000000" w:rsidRPr="00000000">
        <w:rPr>
          <w:b w:val="1"/>
          <w:rtl w:val="0"/>
        </w:rPr>
        <w:t xml:space="preserve">Regulatory concerns </w:t>
      </w:r>
      <w:r w:rsidDel="00000000" w:rsidR="00000000" w:rsidRPr="00000000">
        <w:rPr>
          <w:rtl w:val="0"/>
        </w:rPr>
      </w:r>
    </w:p>
    <w:p w:rsidR="00000000" w:rsidDel="00000000" w:rsidP="00000000" w:rsidRDefault="00000000" w:rsidRPr="00000000" w14:paraId="00000029">
      <w:pPr>
        <w:rPr/>
      </w:pPr>
      <w:ins w:author="Evan Perea" w:id="0" w:date="2025-04-28T19:05:59Z">
        <w:r w:rsidDel="00000000" w:rsidR="00000000" w:rsidRPr="00000000">
          <w:rPr>
            <w:rtl w:val="0"/>
          </w:rPr>
          <w:t xml:space="preserve">Regulations on conflicts of interest</w:t>
        </w:r>
        <w:r w:rsidDel="00000000" w:rsidR="00000000" w:rsidRPr="00000000">
          <w:rPr>
            <w:rtl w:val="0"/>
          </w:rPr>
          <w:t xml:space="preserve"> may also be</w:t>
        </w:r>
        <w:r w:rsidDel="00000000" w:rsidR="00000000" w:rsidRPr="00000000">
          <w:rPr>
            <w:rtl w:val="0"/>
          </w:rPr>
          <w:t xml:space="preserve"> inside the </w:t>
        </w:r>
        <w:r w:rsidDel="00000000" w:rsidR="00000000" w:rsidRPr="00000000">
          <w:rPr>
            <w:rtl w:val="0"/>
          </w:rPr>
          <w:t xml:space="preserve">business,</w:t>
        </w:r>
        <w:r w:rsidDel="00000000" w:rsidR="00000000" w:rsidRPr="00000000">
          <w:rPr>
            <w:rtl w:val="0"/>
          </w:rPr>
          <w:t xml:space="preserve"> like our </w:t>
        </w:r>
        <w:r w:rsidDel="00000000" w:rsidR="00000000" w:rsidRPr="00000000">
          <w:rPr>
            <w:rtl w:val="0"/>
          </w:rPr>
          <w:t xml:space="preserve">employees</w:t>
        </w:r>
        <w:r w:rsidDel="00000000" w:rsidR="00000000" w:rsidRPr="00000000">
          <w:rPr>
            <w:rtl w:val="0"/>
          </w:rPr>
          <w:t xml:space="preserve"> handling the money with </w:t>
        </w:r>
        <w:r w:rsidDel="00000000" w:rsidR="00000000" w:rsidRPr="00000000">
          <w:rPr>
            <w:rtl w:val="0"/>
          </w:rPr>
          <w:t xml:space="preserve">investors'</w:t>
        </w:r>
        <w:r w:rsidDel="00000000" w:rsidR="00000000" w:rsidRPr="00000000">
          <w:rPr>
            <w:rtl w:val="0"/>
          </w:rPr>
          <w:t xml:space="preserve"> money. We need to </w:t>
        </w:r>
        <w:r w:rsidDel="00000000" w:rsidR="00000000" w:rsidRPr="00000000">
          <w:rPr>
            <w:rtl w:val="0"/>
          </w:rPr>
          <w:t xml:space="preserve">do a </w:t>
        </w:r>
        <w:r w:rsidDel="00000000" w:rsidR="00000000" w:rsidRPr="00000000">
          <w:rPr>
            <w:rtl w:val="0"/>
          </w:rPr>
          <w:t xml:space="preserve">background check </w:t>
        </w:r>
        <w:r w:rsidDel="00000000" w:rsidR="00000000" w:rsidRPr="00000000">
          <w:rPr>
            <w:rtl w:val="0"/>
          </w:rPr>
          <w:t xml:space="preserve">on </w:t>
        </w:r>
        <w:r w:rsidDel="00000000" w:rsidR="00000000" w:rsidRPr="00000000">
          <w:rPr>
            <w:rtl w:val="0"/>
          </w:rPr>
          <w:t xml:space="preserve">our </w:t>
        </w:r>
        <w:r w:rsidDel="00000000" w:rsidR="00000000" w:rsidRPr="00000000">
          <w:rPr>
            <w:rtl w:val="0"/>
          </w:rPr>
          <w:t xml:space="preserve">employees.  </w:t>
        </w:r>
      </w:ins>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Profit Structure</w:t>
      </w:r>
    </w:p>
    <w:p w:rsidR="00000000" w:rsidDel="00000000" w:rsidP="00000000" w:rsidRDefault="00000000" w:rsidRPr="00000000" w14:paraId="0000002C">
      <w:pPr>
        <w:rPr/>
      </w:pPr>
      <w:r w:rsidDel="00000000" w:rsidR="00000000" w:rsidRPr="00000000">
        <w:rPr>
          <w:rtl w:val="0"/>
        </w:rPr>
        <w:t xml:space="preserve">A flat percentage fee of all investments will go directly to our organization. This number is TBD, however we would need to keep it low to entice investors to put their money into businesses, perhaps between 2% and 5%. This will allow our organization to be profitable independent of the outcome of the businesses on our platform.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Additionally, we will also take a percentage of all revenue from businesses on our platform, again between 2% and 5%. This will entice us to only approve possibly successful businesses onto the platform, and also allow us to grow massively in the case that the businesses on our platform succeed.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the future, we could also look to invest the pool of money that is held by our organization into the stock market, similarly to how banks handle their customer’s money. This will certainly require more regulatory compliance, as we would be acting almost as a bank, so we would likely not want to do this initially.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Initial Costs</w:t>
      </w:r>
    </w:p>
    <w:p w:rsidR="00000000" w:rsidDel="00000000" w:rsidP="00000000" w:rsidRDefault="00000000" w:rsidRPr="00000000" w14:paraId="00000033">
      <w:pPr>
        <w:rPr/>
      </w:pPr>
      <w:r w:rsidDel="00000000" w:rsidR="00000000" w:rsidRPr="00000000">
        <w:rPr>
          <w:rtl w:val="0"/>
        </w:rPr>
        <w:t xml:space="preserve">In order to get this platform up and running, firstly we must pay to develop the product itself. A website and app would serve the product well, as people would be able to invest directly from their phones and also have more to view on a computer.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Next, we must also spend money to ensure regulatory compliance. Because we are in a financial market, there are many pitfalls that we could run into where we would be mismanaging investor and entrepreneur money.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After this, we must employ people to staff the approval department, as this is a major point where things could go wrong for our business, whether it be through illicit investments or inappropriate spending of dispersed funds.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Next, we must put a strong legal team on retainer, as there could be a variety of legal issues that we may run into, and our organization may have to sue fraudulent business owners in the case that they attempt to use their money inappropriately. This is important to ensure that our investors receive their money back and to maintain our organization’s reputation.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rtl w:val="0"/>
        </w:rPr>
        <w:t xml:space="preserve">Gamification</w:t>
      </w:r>
      <w:r w:rsidDel="00000000" w:rsidR="00000000" w:rsidRPr="00000000">
        <w:rPr>
          <w:rtl w:val="0"/>
        </w:rPr>
      </w:r>
    </w:p>
    <w:p w:rsidR="00000000" w:rsidDel="00000000" w:rsidP="00000000" w:rsidRDefault="00000000" w:rsidRPr="00000000" w14:paraId="0000003C">
      <w:pPr>
        <w:rPr>
          <w:rPrChange w:author="Evan Perea" w:id="2" w:date="2025-04-28T22:02:15Z">
            <w:rPr>
              <w:b w:val="1"/>
            </w:rPr>
          </w:rPrChange>
        </w:rPr>
      </w:pPr>
      <w:ins w:author="Evan Perea" w:id="1" w:date="2025-04-28T22:02:15Z">
        <w:r w:rsidDel="00000000" w:rsidR="00000000" w:rsidRPr="00000000">
          <w:rPr>
            <w:rtl w:val="0"/>
          </w:rPr>
          <w:t xml:space="preserve">We have game tiers to this. When using the app, we will have the </w:t>
        </w:r>
        <w:r w:rsidDel="00000000" w:rsidR="00000000" w:rsidRPr="00000000">
          <w:rPr>
            <w:rtl w:val="0"/>
          </w:rPr>
          <w:t xml:space="preserve">business</w:t>
        </w:r>
        <w:r w:rsidDel="00000000" w:rsidR="00000000" w:rsidRPr="00000000">
          <w:rPr>
            <w:rtl w:val="0"/>
          </w:rPr>
          <w:t xml:space="preserve"> side of the software being tiered shrimp, guppy, and fish. </w:t>
        </w:r>
        <w:r w:rsidDel="00000000" w:rsidR="00000000" w:rsidRPr="00000000">
          <w:rPr>
            <w:rtl w:val="0"/>
          </w:rPr>
          <w:t xml:space="preserve">On</w:t>
        </w:r>
        <w:r w:rsidDel="00000000" w:rsidR="00000000" w:rsidRPr="00000000">
          <w:rPr>
            <w:rtl w:val="0"/>
          </w:rPr>
          <w:t xml:space="preserve"> the </w:t>
        </w:r>
        <w:r w:rsidDel="00000000" w:rsidR="00000000" w:rsidRPr="00000000">
          <w:rPr>
            <w:rtl w:val="0"/>
          </w:rPr>
          <w:t xml:space="preserve">investor's</w:t>
        </w:r>
        <w:r w:rsidDel="00000000" w:rsidR="00000000" w:rsidRPr="00000000">
          <w:rPr>
            <w:rtl w:val="0"/>
          </w:rPr>
          <w:t xml:space="preserve"> side, it will start at troupe, brood, and shoal. This will </w:t>
        </w:r>
        <w:r w:rsidDel="00000000" w:rsidR="00000000" w:rsidRPr="00000000">
          <w:rPr>
            <w:rtl w:val="0"/>
          </w:rPr>
          <w:t xml:space="preserve">gamify the app by</w:t>
        </w:r>
        <w:r w:rsidDel="00000000" w:rsidR="00000000" w:rsidRPr="00000000">
          <w:rPr>
            <w:rtl w:val="0"/>
          </w:rPr>
          <w:t xml:space="preserve"> having the </w:t>
        </w:r>
        <w:r w:rsidDel="00000000" w:rsidR="00000000" w:rsidRPr="00000000">
          <w:rPr>
            <w:rtl w:val="0"/>
          </w:rPr>
          <w:t xml:space="preserve">status</w:t>
        </w:r>
        <w:r w:rsidDel="00000000" w:rsidR="00000000" w:rsidRPr="00000000">
          <w:rPr>
            <w:rtl w:val="0"/>
          </w:rPr>
          <w:t xml:space="preserve"> show in the profile when clicking a </w:t>
        </w:r>
        <w:r w:rsidDel="00000000" w:rsidR="00000000" w:rsidRPr="00000000">
          <w:rPr>
            <w:rtl w:val="0"/>
          </w:rPr>
          <w:t xml:space="preserve">person's</w:t>
        </w:r>
        <w:r w:rsidDel="00000000" w:rsidR="00000000" w:rsidRPr="00000000">
          <w:rPr>
            <w:rtl w:val="0"/>
          </w:rPr>
          <w:t xml:space="preserve"> account.</w:t>
        </w:r>
      </w:ins>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Examples of business on our platform</w:t>
      </w:r>
    </w:p>
    <w:p w:rsidR="00000000" w:rsidDel="00000000" w:rsidP="00000000" w:rsidRDefault="00000000" w:rsidRPr="00000000" w14:paraId="0000003E">
      <w:pPr>
        <w:rPr/>
      </w:pPr>
      <w:r w:rsidDel="00000000" w:rsidR="00000000" w:rsidRPr="00000000">
        <w:rPr>
          <w:rtl w:val="0"/>
        </w:rPr>
        <w:t xml:space="preserve">Some examples of businesses that could be started on our platform are games (PC, mobile, etc.), apps, local businesses, restaurants, food trucks, etc. Any small business that hopes to grow could benefit from our product.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